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FECF4" w14:textId="5DC50BDB" w:rsidR="001D72C5" w:rsidRPr="001D72C5" w:rsidRDefault="001D72C5" w:rsidP="001D72C5">
      <w:pPr>
        <w:jc w:val="center"/>
        <w:rPr>
          <w:b/>
          <w:bCs/>
          <w:sz w:val="52"/>
          <w:szCs w:val="52"/>
          <w:u w:val="single"/>
        </w:rPr>
      </w:pPr>
      <w:r w:rsidRPr="001D72C5">
        <w:rPr>
          <w:b/>
          <w:bCs/>
          <w:sz w:val="52"/>
          <w:szCs w:val="52"/>
          <w:u w:val="single"/>
        </w:rPr>
        <w:t>M.L. - Terminologies</w:t>
      </w:r>
    </w:p>
    <w:p w14:paraId="2AABD189" w14:textId="41D74180" w:rsidR="001D72C5" w:rsidRDefault="00614E22" w:rsidP="00CB3271">
      <w:r>
        <w:rPr>
          <w:b/>
          <w:bCs/>
        </w:rPr>
        <w:t>Training</w:t>
      </w:r>
      <w:r w:rsidR="001D72C5" w:rsidRPr="001D72C5">
        <w:rPr>
          <w:b/>
          <w:bCs/>
        </w:rPr>
        <w:t xml:space="preserve">-set: </w:t>
      </w:r>
      <w:r w:rsidR="001D72C5">
        <w:t>Data used to train a model</w:t>
      </w:r>
    </w:p>
    <w:p w14:paraId="79F89BBF" w14:textId="276E3315" w:rsidR="008A259D" w:rsidRDefault="008A259D" w:rsidP="00326F67">
      <w:pPr>
        <w:pStyle w:val="ListParagraph"/>
        <w:numPr>
          <w:ilvl w:val="2"/>
          <w:numId w:val="5"/>
        </w:numPr>
      </w:pPr>
      <w:r>
        <w:t>In a training set, the input is denoted by ‘x’ and it is also known as ‘feature’ and the output is denoted by ‘y’ and is known as ‘target’.</w:t>
      </w:r>
    </w:p>
    <w:p w14:paraId="4C275A45" w14:textId="31FC3BC3" w:rsidR="00F40220" w:rsidRDefault="00F40220" w:rsidP="00423FFE">
      <w:pPr>
        <w:pStyle w:val="ListParagraph"/>
        <w:numPr>
          <w:ilvl w:val="2"/>
          <w:numId w:val="5"/>
        </w:numPr>
      </w:pPr>
      <w:r>
        <w:t>‘m’ is used to denote the total number of training examples.</w:t>
      </w:r>
    </w:p>
    <w:p w14:paraId="32F2D2F3" w14:textId="74932C56" w:rsidR="001D72C5" w:rsidRDefault="00423FFE" w:rsidP="00CB3271">
      <w:pPr>
        <w:pStyle w:val="ListParagraph"/>
        <w:numPr>
          <w:ilvl w:val="2"/>
          <w:numId w:val="5"/>
        </w:numPr>
      </w:pPr>
      <w:r>
        <w:t xml:space="preserve">(x, y) is used to denote a </w:t>
      </w:r>
      <w:r w:rsidR="00E75959">
        <w:t>single</w:t>
      </w:r>
      <w:r>
        <w:t xml:space="preserve"> record in the training set.</w:t>
      </w:r>
    </w:p>
    <w:p w14:paraId="4D18D674" w14:textId="5DD34B64" w:rsidR="00E75959" w:rsidRPr="00F90DE6" w:rsidRDefault="00E75959" w:rsidP="00CB3271">
      <w:pPr>
        <w:pStyle w:val="ListParagraph"/>
        <w:numPr>
          <w:ilvl w:val="2"/>
          <w:numId w:val="5"/>
        </w:numPr>
        <w:rPr>
          <w:sz w:val="24"/>
          <w:szCs w:val="24"/>
        </w:rPr>
      </w:pPr>
      <w:r w:rsidRPr="00E75959">
        <w:rPr>
          <w:sz w:val="24"/>
          <w:szCs w:val="24"/>
        </w:rPr>
        <w:t>(</w:t>
      </w:r>
      <w:r w:rsidRPr="00F90DE6">
        <w:rPr>
          <w:sz w:val="24"/>
          <w:szCs w:val="24"/>
        </w:rPr>
        <w:t>x</w:t>
      </w:r>
      <w:r w:rsidR="00F90DE6">
        <w:rPr>
          <w:sz w:val="28"/>
          <w:szCs w:val="28"/>
          <w:vertAlign w:val="superscript"/>
        </w:rPr>
        <w:t>(i)</w:t>
      </w:r>
      <w:r w:rsidRPr="00E75959">
        <w:rPr>
          <w:sz w:val="28"/>
          <w:szCs w:val="28"/>
        </w:rPr>
        <w:t>,</w:t>
      </w:r>
      <w:r w:rsidR="00F90DE6">
        <w:rPr>
          <w:sz w:val="28"/>
          <w:szCs w:val="28"/>
        </w:rPr>
        <w:t xml:space="preserve"> </w:t>
      </w:r>
      <w:r w:rsidR="00F90DE6">
        <w:rPr>
          <w:sz w:val="24"/>
          <w:szCs w:val="24"/>
        </w:rPr>
        <w:t>y</w:t>
      </w:r>
      <w:r w:rsidR="00F90DE6">
        <w:rPr>
          <w:sz w:val="24"/>
          <w:szCs w:val="24"/>
          <w:vertAlign w:val="superscript"/>
        </w:rPr>
        <w:t>(i)</w:t>
      </w:r>
      <w:r w:rsidRPr="00E75959">
        <w:rPr>
          <w:sz w:val="24"/>
          <w:szCs w:val="24"/>
        </w:rPr>
        <w:t>)</w:t>
      </w:r>
      <w:r>
        <w:rPr>
          <w:sz w:val="24"/>
          <w:szCs w:val="24"/>
        </w:rPr>
        <w:t xml:space="preserve"> </w:t>
      </w:r>
      <w:r>
        <w:t>is used to denote the i</w:t>
      </w:r>
      <w:r>
        <w:rPr>
          <w:vertAlign w:val="superscript"/>
        </w:rPr>
        <w:t>th</w:t>
      </w:r>
      <w:r>
        <w:t xml:space="preserve"> record in the training set</w:t>
      </w:r>
      <w:r w:rsidR="00C803B2">
        <w:t xml:space="preserve"> i.e., i</w:t>
      </w:r>
      <w:r w:rsidR="00C803B2">
        <w:rPr>
          <w:sz w:val="24"/>
          <w:szCs w:val="24"/>
          <w:vertAlign w:val="superscript"/>
        </w:rPr>
        <w:t>th</w:t>
      </w:r>
      <w:r w:rsidR="00C803B2">
        <w:t xml:space="preserve"> training example.</w:t>
      </w:r>
    </w:p>
    <w:p w14:paraId="552AEDC6" w14:textId="723D71D4" w:rsidR="00F90DE6" w:rsidRPr="001D0A3A" w:rsidRDefault="00FE77F8" w:rsidP="00CB3271">
      <w:pPr>
        <w:pStyle w:val="ListParagraph"/>
        <w:numPr>
          <w:ilvl w:val="2"/>
          <w:numId w:val="5"/>
        </w:numPr>
        <w:rPr>
          <w:rFonts w:cstheme="minorHAnsi"/>
          <w:sz w:val="28"/>
          <w:szCs w:val="28"/>
        </w:rPr>
      </w:pPr>
      <w:r>
        <w:rPr>
          <w:rFonts w:cstheme="minorHAnsi"/>
          <w:shd w:val="clear" w:color="auto" w:fill="FFFFFF"/>
        </w:rPr>
        <w:t>‘ŷ</w:t>
      </w:r>
      <w:r w:rsidR="008E7D9A">
        <w:rPr>
          <w:rFonts w:cstheme="minorHAnsi"/>
          <w:shd w:val="clear" w:color="auto" w:fill="FFFFFF"/>
        </w:rPr>
        <w:t>’</w:t>
      </w:r>
      <w:r w:rsidR="001D0A3A" w:rsidRPr="001D0A3A">
        <w:rPr>
          <w:rFonts w:cstheme="minorHAnsi"/>
          <w:shd w:val="clear" w:color="auto" w:fill="FFFFFF"/>
        </w:rPr>
        <w:t xml:space="preserve"> is the </w:t>
      </w:r>
      <w:r w:rsidR="001D0A3A">
        <w:rPr>
          <w:rFonts w:cstheme="minorHAnsi"/>
          <w:shd w:val="clear" w:color="auto" w:fill="FFFFFF"/>
        </w:rPr>
        <w:t>estimate value of ‘y’ as predicted by the regression model and may or may not be equal to the true value of ‘y’ at the same ‘x’ according to the data set.</w:t>
      </w:r>
    </w:p>
    <w:p w14:paraId="3E94F405" w14:textId="77777777" w:rsidR="001D72C5" w:rsidRDefault="001D72C5" w:rsidP="00CB3271"/>
    <w:p w14:paraId="1BCFDD1A" w14:textId="77777777" w:rsidR="001D72C5" w:rsidRDefault="001D72C5" w:rsidP="00CB3271"/>
    <w:p w14:paraId="172D6083" w14:textId="77777777" w:rsidR="001D72C5" w:rsidRDefault="001D72C5" w:rsidP="00CB3271"/>
    <w:p w14:paraId="1587D7DE" w14:textId="77777777" w:rsidR="001D72C5" w:rsidRDefault="001D72C5" w:rsidP="00CB3271"/>
    <w:p w14:paraId="690B77E1" w14:textId="77777777" w:rsidR="001D72C5" w:rsidRDefault="001D72C5" w:rsidP="00CB3271"/>
    <w:p w14:paraId="2251AEB1" w14:textId="77777777" w:rsidR="001D72C5" w:rsidRDefault="001D72C5" w:rsidP="00CB3271"/>
    <w:p w14:paraId="612F40A5" w14:textId="77777777" w:rsidR="001D72C5" w:rsidRDefault="001D72C5" w:rsidP="00CB3271"/>
    <w:p w14:paraId="00FE77A7" w14:textId="77777777" w:rsidR="001D72C5" w:rsidRDefault="001D72C5" w:rsidP="00CB3271"/>
    <w:p w14:paraId="007C58F2" w14:textId="77777777" w:rsidR="001D72C5" w:rsidRDefault="001D72C5" w:rsidP="00CB3271"/>
    <w:p w14:paraId="171A41A7" w14:textId="77777777" w:rsidR="001D72C5" w:rsidRDefault="001D72C5" w:rsidP="00CB3271"/>
    <w:p w14:paraId="14FA43C1" w14:textId="77777777" w:rsidR="001D72C5" w:rsidRDefault="001D72C5" w:rsidP="00CB3271"/>
    <w:p w14:paraId="6397A512" w14:textId="77777777" w:rsidR="001D72C5" w:rsidRDefault="001D72C5" w:rsidP="00CB3271"/>
    <w:p w14:paraId="058F48AF" w14:textId="77777777" w:rsidR="001D72C5" w:rsidRDefault="001D72C5" w:rsidP="00CB3271"/>
    <w:p w14:paraId="1BD1F35D" w14:textId="77777777" w:rsidR="001D72C5" w:rsidRDefault="001D72C5" w:rsidP="00CB3271"/>
    <w:p w14:paraId="1098F6F5" w14:textId="77777777" w:rsidR="001D72C5" w:rsidRDefault="001D72C5" w:rsidP="00CB3271"/>
    <w:p w14:paraId="54AAC425" w14:textId="77777777" w:rsidR="001D72C5" w:rsidRDefault="001D72C5" w:rsidP="00CB3271"/>
    <w:p w14:paraId="7407F6C6" w14:textId="77777777" w:rsidR="001D72C5" w:rsidRDefault="001D72C5" w:rsidP="00CB3271"/>
    <w:p w14:paraId="539110C1" w14:textId="77777777" w:rsidR="001D72C5" w:rsidRDefault="001D72C5" w:rsidP="00CB3271"/>
    <w:p w14:paraId="528B00BA" w14:textId="77777777" w:rsidR="001D72C5" w:rsidRDefault="001D72C5" w:rsidP="00CB3271"/>
    <w:p w14:paraId="719ACD29" w14:textId="77777777" w:rsidR="001D72C5" w:rsidRDefault="001D72C5" w:rsidP="00CB3271"/>
    <w:p w14:paraId="34FFD281" w14:textId="77777777" w:rsidR="001D72C5" w:rsidRDefault="001D72C5" w:rsidP="00CB3271"/>
    <w:p w14:paraId="667B3896" w14:textId="77777777" w:rsidR="001D72C5" w:rsidRDefault="001D72C5" w:rsidP="00CB3271"/>
    <w:p w14:paraId="6E24978A" w14:textId="77777777" w:rsidR="001D72C5" w:rsidRDefault="001D72C5" w:rsidP="00CB3271"/>
    <w:p w14:paraId="18C20F12" w14:textId="77777777" w:rsidR="001D72C5" w:rsidRDefault="001D72C5" w:rsidP="00CB3271"/>
    <w:p w14:paraId="200656F2" w14:textId="77777777" w:rsidR="001D72C5" w:rsidRDefault="001D72C5" w:rsidP="00CB3271"/>
    <w:p w14:paraId="3F1AD713" w14:textId="77777777" w:rsidR="001D72C5" w:rsidRDefault="001D72C5" w:rsidP="00CB3271"/>
    <w:p w14:paraId="0AC05C12" w14:textId="77777777" w:rsidR="001D72C5" w:rsidRDefault="001D72C5" w:rsidP="00CB3271"/>
    <w:p w14:paraId="66933D97" w14:textId="03B9D22B" w:rsidR="00CB3271" w:rsidRDefault="00CB3271" w:rsidP="00CB3271">
      <w:r>
        <w:t>Machine Learning is of two types:</w:t>
      </w:r>
    </w:p>
    <w:p w14:paraId="39AEB8E6" w14:textId="59C80644" w:rsidR="00CB3271" w:rsidRPr="00EA7E34" w:rsidRDefault="00CB3271" w:rsidP="00CB3271">
      <w:pPr>
        <w:pStyle w:val="ListParagraph"/>
        <w:numPr>
          <w:ilvl w:val="0"/>
          <w:numId w:val="3"/>
        </w:numPr>
        <w:rPr>
          <w:u w:val="single"/>
        </w:rPr>
      </w:pPr>
      <w:r w:rsidRPr="00CB3271">
        <w:rPr>
          <w:b/>
          <w:bCs/>
          <w:u w:val="single"/>
        </w:rPr>
        <w:t>Supervised Learning</w:t>
      </w:r>
    </w:p>
    <w:p w14:paraId="69A54414" w14:textId="0AFCA16A" w:rsidR="00EA7E34" w:rsidRDefault="00EA7E34" w:rsidP="00EA7E34">
      <w:pPr>
        <w:pStyle w:val="ListParagraph"/>
      </w:pPr>
      <w:r>
        <w:t>In supervised learning the learning algorithm is provided with the “right answers” to any input ‘x’, to train the model by giving it data.</w:t>
      </w:r>
    </w:p>
    <w:p w14:paraId="1C3BA05E" w14:textId="4FCD2A13" w:rsidR="00EA7E34" w:rsidRPr="00EA7E34" w:rsidRDefault="00EA7E34" w:rsidP="00EA7E34">
      <w:pPr>
        <w:pStyle w:val="ListParagraph"/>
      </w:pPr>
      <w:r>
        <w:t xml:space="preserve">The model is provided with the mapping of </w:t>
      </w:r>
      <w:r w:rsidR="00E2056A">
        <w:t>‘x’</w:t>
      </w:r>
      <w:r>
        <w:t xml:space="preserve"> to a particular ‘y’ value.</w:t>
      </w:r>
    </w:p>
    <w:p w14:paraId="7EF830BC" w14:textId="798D94E1" w:rsidR="00CB3271" w:rsidRDefault="00CB3271" w:rsidP="00CB3271">
      <w:pPr>
        <w:pStyle w:val="ListParagraph"/>
        <w:numPr>
          <w:ilvl w:val="2"/>
          <w:numId w:val="3"/>
        </w:numPr>
      </w:pPr>
      <w:r w:rsidRPr="00CB3271">
        <w:rPr>
          <w:b/>
          <w:bCs/>
        </w:rPr>
        <w:t>Regression:</w:t>
      </w:r>
      <w:r>
        <w:t xml:space="preserve"> When a learning algorithm is used to predict a number from many options (infinitely many), it is known as regression.</w:t>
      </w:r>
    </w:p>
    <w:p w14:paraId="2F0ACA01" w14:textId="4BF4632D" w:rsidR="00CB3271" w:rsidRDefault="00CB3271" w:rsidP="00CB3271">
      <w:pPr>
        <w:pStyle w:val="ListParagraph"/>
        <w:ind w:left="1080"/>
      </w:pPr>
      <w:r>
        <w:rPr>
          <w:b/>
          <w:bCs/>
        </w:rPr>
        <w:t xml:space="preserve"> </w:t>
      </w:r>
    </w:p>
    <w:p w14:paraId="4F8C2775" w14:textId="306F6FE5" w:rsidR="00CB3271" w:rsidRDefault="00CB3271" w:rsidP="00CB3271">
      <w:pPr>
        <w:pStyle w:val="ListParagraph"/>
        <w:numPr>
          <w:ilvl w:val="2"/>
          <w:numId w:val="3"/>
        </w:numPr>
      </w:pPr>
      <w:r w:rsidRPr="00CB3271">
        <w:rPr>
          <w:b/>
          <w:bCs/>
        </w:rPr>
        <w:t>Classification:</w:t>
      </w:r>
      <w:r>
        <w:t xml:space="preserve"> When a learning algorithm only has a finite (usually two) options to choose the output from (like 0 / 1), it is known as classification. E.g.: If there is a defect in a product during visual inspection of the product just off the assembly line.</w:t>
      </w:r>
    </w:p>
    <w:p w14:paraId="4ED2A671" w14:textId="77777777" w:rsidR="00CB3271" w:rsidRDefault="00CB3271" w:rsidP="00CB3271"/>
    <w:p w14:paraId="02482F52" w14:textId="75DDBE8A" w:rsidR="00CB3271" w:rsidRDefault="00CB3271" w:rsidP="00CB3271">
      <w:pPr>
        <w:pStyle w:val="ListParagraph"/>
        <w:numPr>
          <w:ilvl w:val="0"/>
          <w:numId w:val="3"/>
        </w:numPr>
        <w:rPr>
          <w:b/>
          <w:bCs/>
          <w:u w:val="single"/>
        </w:rPr>
      </w:pPr>
      <w:r w:rsidRPr="00CB3271">
        <w:rPr>
          <w:b/>
          <w:bCs/>
          <w:u w:val="single"/>
        </w:rPr>
        <w:t>Unsupervised</w:t>
      </w:r>
      <w:r>
        <w:rPr>
          <w:b/>
          <w:bCs/>
          <w:u w:val="single"/>
        </w:rPr>
        <w:t xml:space="preserve"> Learning</w:t>
      </w:r>
    </w:p>
    <w:p w14:paraId="1AD259C3" w14:textId="3C9355BD" w:rsidR="00E2056A" w:rsidRDefault="00E2056A" w:rsidP="00470A63">
      <w:pPr>
        <w:pStyle w:val="ListParagraph"/>
      </w:pPr>
      <w:r>
        <w:t xml:space="preserve">In unsupervised learning the model is provided with the dataset of only inputs i.e., ‘x’ and not provided with the “right answers”, hence the model is unsupervised and has to decide for itself what is a “right answer” in any </w:t>
      </w:r>
      <w:r w:rsidR="00023F84">
        <w:t>scenario</w:t>
      </w:r>
      <w:r>
        <w:t>.</w:t>
      </w:r>
    </w:p>
    <w:p w14:paraId="6FB16D64" w14:textId="48C8EE7F" w:rsidR="00E52E20" w:rsidRPr="00E2056A" w:rsidRDefault="00E52E20" w:rsidP="00E52E20">
      <w:pPr>
        <w:pStyle w:val="ListParagraph"/>
      </w:pPr>
      <w:r>
        <w:t>The algorithm hence must find a structure in the data itself.</w:t>
      </w:r>
    </w:p>
    <w:p w14:paraId="5ADA683E" w14:textId="5E0F65B6" w:rsidR="00814BC3" w:rsidRDefault="00CB3271" w:rsidP="00814BC3">
      <w:pPr>
        <w:pStyle w:val="ListParagraph"/>
        <w:numPr>
          <w:ilvl w:val="2"/>
          <w:numId w:val="3"/>
        </w:numPr>
      </w:pPr>
      <w:r w:rsidRPr="00CB3271">
        <w:rPr>
          <w:b/>
          <w:bCs/>
        </w:rPr>
        <w:t>Clustering algorithm:</w:t>
      </w:r>
      <w:r>
        <w:t xml:space="preserve"> It is a type of unsupervised learning algorithm which tries to form clusters of the various groups of unorganized datasets which are presented to it as input and then tries to predict the nature of the dataset.</w:t>
      </w:r>
    </w:p>
    <w:p w14:paraId="7073D1B5" w14:textId="2640F56E" w:rsidR="005A1AA3" w:rsidRDefault="005A1AA3" w:rsidP="005A1AA3">
      <w:pPr>
        <w:pStyle w:val="ListParagraph"/>
        <w:ind w:left="1080"/>
        <w:rPr>
          <w:b/>
          <w:bCs/>
        </w:rPr>
      </w:pPr>
    </w:p>
    <w:p w14:paraId="25144D5C" w14:textId="16E89871" w:rsidR="005A1AA3" w:rsidRDefault="005A1AA3" w:rsidP="005A1AA3">
      <w:pPr>
        <w:pStyle w:val="ListParagraph"/>
        <w:ind w:left="1080"/>
        <w:rPr>
          <w:b/>
          <w:bCs/>
        </w:rPr>
      </w:pPr>
    </w:p>
    <w:p w14:paraId="742CEE9B" w14:textId="27D60FF1" w:rsidR="005A1AA3" w:rsidRDefault="005A1AA3" w:rsidP="005A1AA3">
      <w:pPr>
        <w:pStyle w:val="ListParagraph"/>
        <w:ind w:left="0"/>
        <w:jc w:val="center"/>
      </w:pPr>
      <w:r w:rsidRPr="005A1AA3">
        <w:rPr>
          <w:noProof/>
        </w:rPr>
        <w:drawing>
          <wp:inline distT="0" distB="0" distL="0" distR="0" wp14:anchorId="4B702143" wp14:editId="26550CBA">
            <wp:extent cx="5731510" cy="273812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2738120"/>
                    </a:xfrm>
                    <a:prstGeom prst="rect">
                      <a:avLst/>
                    </a:prstGeom>
                  </pic:spPr>
                </pic:pic>
              </a:graphicData>
            </a:graphic>
          </wp:inline>
        </w:drawing>
      </w:r>
    </w:p>
    <w:p w14:paraId="10B5EE1E" w14:textId="77777777" w:rsidR="005A1AA3" w:rsidRDefault="005A1AA3" w:rsidP="005A1AA3">
      <w:pPr>
        <w:pStyle w:val="ListParagraph"/>
        <w:ind w:left="0"/>
        <w:jc w:val="center"/>
        <w:rPr>
          <w:ins w:id="0" w:author="Rahul Sharma" w:date="2022-10-15T10:31:00Z"/>
        </w:rPr>
      </w:pPr>
    </w:p>
    <w:p w14:paraId="3F6ECA7C" w14:textId="185ABB89" w:rsidR="004477A8" w:rsidRDefault="004477A8" w:rsidP="005A1AA3">
      <w:pPr>
        <w:pStyle w:val="ListParagraph"/>
        <w:ind w:left="0"/>
        <w:jc w:val="center"/>
        <w:rPr>
          <w:ins w:id="1" w:author="Rahul Sharma" w:date="2022-10-15T10:31:00Z"/>
        </w:rPr>
      </w:pPr>
    </w:p>
    <w:p w14:paraId="6BD92AFE" w14:textId="05534345" w:rsidR="004477A8" w:rsidRDefault="004477A8" w:rsidP="005A1AA3">
      <w:pPr>
        <w:pStyle w:val="ListParagraph"/>
        <w:ind w:left="0"/>
        <w:jc w:val="center"/>
        <w:rPr>
          <w:ins w:id="2" w:author="Rahul Sharma" w:date="2022-10-15T10:31:00Z"/>
        </w:rPr>
      </w:pPr>
    </w:p>
    <w:p w14:paraId="5A2E5842" w14:textId="12493E94" w:rsidR="005A1AA3" w:rsidRPr="00814BC3" w:rsidRDefault="00814BC3" w:rsidP="00814BC3">
      <w:pPr>
        <w:pStyle w:val="ListParagraph"/>
        <w:numPr>
          <w:ilvl w:val="2"/>
          <w:numId w:val="4"/>
        </w:numPr>
      </w:pPr>
      <w:r>
        <w:rPr>
          <w:b/>
          <w:bCs/>
        </w:rPr>
        <w:lastRenderedPageBreak/>
        <w:t>Anomaly Detection:</w:t>
      </w:r>
    </w:p>
    <w:p w14:paraId="1EF261D9" w14:textId="0BD2A4C5" w:rsidR="00814BC3" w:rsidRDefault="00814BC3" w:rsidP="00814BC3">
      <w:pPr>
        <w:pStyle w:val="ListParagraph"/>
        <w:numPr>
          <w:ilvl w:val="2"/>
          <w:numId w:val="4"/>
        </w:numPr>
      </w:pPr>
      <w:r>
        <w:rPr>
          <w:b/>
          <w:bCs/>
        </w:rPr>
        <w:t>Dimensionality Reduction:</w:t>
      </w:r>
    </w:p>
    <w:p w14:paraId="1FC18E2D" w14:textId="377F687C" w:rsidR="00470A63" w:rsidRDefault="00470A63" w:rsidP="005A1AA3">
      <w:pPr>
        <w:pStyle w:val="ListParagraph"/>
        <w:ind w:left="0"/>
        <w:jc w:val="center"/>
      </w:pPr>
    </w:p>
    <w:p w14:paraId="2DD82C66" w14:textId="592C063E" w:rsidR="00470A63" w:rsidRDefault="00470A63" w:rsidP="005A1AA3">
      <w:pPr>
        <w:pStyle w:val="ListParagraph"/>
        <w:ind w:left="0"/>
        <w:jc w:val="center"/>
      </w:pPr>
    </w:p>
    <w:p w14:paraId="08F8536A" w14:textId="39A4C9A6" w:rsidR="00470A63" w:rsidRDefault="00470A63" w:rsidP="005A1AA3">
      <w:pPr>
        <w:pStyle w:val="ListParagraph"/>
        <w:ind w:left="0"/>
        <w:jc w:val="center"/>
      </w:pPr>
    </w:p>
    <w:p w14:paraId="01D8AB5E" w14:textId="7032E241" w:rsidR="00470A63" w:rsidRDefault="00470A63" w:rsidP="005A1AA3">
      <w:pPr>
        <w:pStyle w:val="ListParagraph"/>
        <w:ind w:left="0"/>
        <w:jc w:val="center"/>
      </w:pPr>
    </w:p>
    <w:p w14:paraId="6B1EBECA" w14:textId="158A40CC" w:rsidR="00470A63" w:rsidRDefault="00470A63" w:rsidP="005A1AA3">
      <w:pPr>
        <w:pStyle w:val="ListParagraph"/>
        <w:ind w:left="0"/>
        <w:jc w:val="center"/>
      </w:pPr>
    </w:p>
    <w:p w14:paraId="34E9325F" w14:textId="03619E4D" w:rsidR="00470A63" w:rsidRDefault="000A7791" w:rsidP="000A7791">
      <w:pPr>
        <w:pStyle w:val="ListParagraph"/>
        <w:ind w:left="0"/>
        <w:rPr>
          <w:b/>
          <w:bCs/>
          <w:sz w:val="24"/>
          <w:szCs w:val="24"/>
          <w:u w:val="single"/>
        </w:rPr>
      </w:pPr>
      <w:r>
        <w:rPr>
          <w:b/>
          <w:bCs/>
          <w:sz w:val="24"/>
          <w:szCs w:val="24"/>
          <w:u w:val="single"/>
        </w:rPr>
        <w:t>Linear regression:</w:t>
      </w:r>
    </w:p>
    <w:p w14:paraId="5A868A53" w14:textId="6977E63D" w:rsidR="000A7791" w:rsidRDefault="000A7791" w:rsidP="000A7791">
      <w:pPr>
        <w:pStyle w:val="ListParagraph"/>
        <w:ind w:left="0"/>
        <w:rPr>
          <w:sz w:val="24"/>
          <w:szCs w:val="24"/>
        </w:rPr>
      </w:pPr>
      <w:r>
        <w:rPr>
          <w:sz w:val="24"/>
          <w:szCs w:val="24"/>
        </w:rPr>
        <w:t>In this supervised learning algorithm, the algorithm plots a line at an average position using the dataset and then tries to predict a number from an infinitely large number list.</w:t>
      </w:r>
    </w:p>
    <w:p w14:paraId="37C897EA" w14:textId="2578B91C" w:rsidR="000A7791" w:rsidRDefault="000A7791" w:rsidP="000A7791">
      <w:pPr>
        <w:pStyle w:val="ListParagraph"/>
        <w:ind w:left="0"/>
        <w:rPr>
          <w:sz w:val="24"/>
          <w:szCs w:val="24"/>
        </w:rPr>
      </w:pPr>
    </w:p>
    <w:p w14:paraId="23623D7E" w14:textId="65C660D2" w:rsidR="000A7791" w:rsidRDefault="000A7791" w:rsidP="000A7791">
      <w:pPr>
        <w:pStyle w:val="ListParagraph"/>
        <w:ind w:left="0"/>
        <w:rPr>
          <w:sz w:val="24"/>
          <w:szCs w:val="24"/>
        </w:rPr>
      </w:pPr>
      <w:r w:rsidRPr="000A7791">
        <w:rPr>
          <w:sz w:val="24"/>
          <w:szCs w:val="24"/>
        </w:rPr>
        <w:drawing>
          <wp:inline distT="0" distB="0" distL="0" distR="0" wp14:anchorId="1CA7F107" wp14:editId="6678DE94">
            <wp:extent cx="5731510" cy="2959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9100"/>
                    </a:xfrm>
                    <a:prstGeom prst="rect">
                      <a:avLst/>
                    </a:prstGeom>
                  </pic:spPr>
                </pic:pic>
              </a:graphicData>
            </a:graphic>
          </wp:inline>
        </w:drawing>
      </w:r>
    </w:p>
    <w:p w14:paraId="067D4E9B" w14:textId="103D3C85" w:rsidR="00805BCC" w:rsidRDefault="00805BCC" w:rsidP="000A7791">
      <w:pPr>
        <w:pStyle w:val="ListParagraph"/>
        <w:ind w:left="0"/>
        <w:rPr>
          <w:sz w:val="24"/>
          <w:szCs w:val="24"/>
        </w:rPr>
      </w:pPr>
    </w:p>
    <w:p w14:paraId="31E73DB3" w14:textId="20E16D3A" w:rsidR="001D72C5" w:rsidRDefault="00954B57" w:rsidP="000A7791">
      <w:pPr>
        <w:pStyle w:val="ListParagraph"/>
        <w:ind w:left="0"/>
      </w:pPr>
      <w:r>
        <w:t>In a linear regression model, the training set</w:t>
      </w:r>
      <w:r w:rsidR="003526DD">
        <w:t xml:space="preserve"> </w:t>
      </w:r>
      <w:r>
        <w:t xml:space="preserve">(features and targets) are fed into the learning algorithm and the algorithm in turn returns to us a function (usually called a hypothesis) which </w:t>
      </w:r>
      <w:r w:rsidR="003526DD">
        <w:t>later</w:t>
      </w:r>
      <w:r>
        <w:t xml:space="preserve"> can be applied to predict the nature of ‘y’ at different values of ‘x’.</w:t>
      </w:r>
    </w:p>
    <w:p w14:paraId="04A00C9D" w14:textId="25F2DF79" w:rsidR="00954B57" w:rsidRDefault="00954B57" w:rsidP="000A7791">
      <w:pPr>
        <w:pStyle w:val="ListParagraph"/>
        <w:ind w:left="0"/>
        <w:rPr>
          <w:rFonts w:cstheme="minorHAnsi"/>
          <w:shd w:val="clear" w:color="auto" w:fill="FFFFFF"/>
        </w:rPr>
      </w:pPr>
      <w:r>
        <w:t xml:space="preserve">The function as returned by the linear regression model is a function of ‘x’ and returns </w:t>
      </w:r>
      <w:r w:rsidR="003526DD">
        <w:t>‘</w:t>
      </w:r>
      <w:r w:rsidR="0099121E">
        <w:t>ŷ</w:t>
      </w:r>
      <w:r w:rsidR="0099121E">
        <w:rPr>
          <w:rFonts w:cstheme="minorHAnsi"/>
          <w:shd w:val="clear" w:color="auto" w:fill="FFFFFF"/>
        </w:rPr>
        <w:t>‘ as</w:t>
      </w:r>
      <w:r w:rsidR="003526DD">
        <w:rPr>
          <w:rFonts w:cstheme="minorHAnsi"/>
          <w:shd w:val="clear" w:color="auto" w:fill="FFFFFF"/>
        </w:rPr>
        <w:t xml:space="preserve">  output</w:t>
      </w:r>
      <w:r>
        <w:rPr>
          <w:rFonts w:cstheme="minorHAnsi"/>
          <w:shd w:val="clear" w:color="auto" w:fill="FFFFFF"/>
        </w:rPr>
        <w:t>.</w:t>
      </w:r>
    </w:p>
    <w:p w14:paraId="09A4D68C" w14:textId="4DD58BCB" w:rsidR="003C2A1C" w:rsidRDefault="003C2A1C" w:rsidP="000A7791">
      <w:pPr>
        <w:pStyle w:val="ListParagraph"/>
        <w:ind w:left="0"/>
        <w:rPr>
          <w:rFonts w:cstheme="minorHAnsi"/>
          <w:shd w:val="clear" w:color="auto" w:fill="FFFFFF"/>
        </w:rPr>
      </w:pPr>
      <w:r>
        <w:rPr>
          <w:rFonts w:cstheme="minorHAnsi"/>
          <w:shd w:val="clear" w:color="auto" w:fill="FFFFFF"/>
        </w:rPr>
        <w:t>It can be represented by the equation of a straight line.</w:t>
      </w:r>
    </w:p>
    <w:p w14:paraId="1460D8F8" w14:textId="77777777" w:rsidR="003B3341" w:rsidRDefault="003B3341" w:rsidP="000A7791">
      <w:pPr>
        <w:pStyle w:val="ListParagraph"/>
        <w:ind w:left="0"/>
        <w:rPr>
          <w:rFonts w:cstheme="minorHAnsi"/>
          <w:shd w:val="clear" w:color="auto" w:fill="FFFFFF"/>
        </w:rPr>
      </w:pPr>
    </w:p>
    <w:p w14:paraId="1D24E9DB" w14:textId="5A0191FB" w:rsidR="003C2A1C" w:rsidRPr="0062379D" w:rsidRDefault="003B3341" w:rsidP="000A7791">
      <w:pPr>
        <w:pStyle w:val="ListParagraph"/>
        <w:ind w:left="0"/>
        <w:rPr>
          <w:rFonts w:eastAsiaTheme="minorEastAsia"/>
        </w:rPr>
      </w:pPr>
      <m:oMath>
        <m:sSub>
          <m:sSubPr>
            <m:ctrlPr>
              <w:rPr>
                <w:rFonts w:ascii="Cambria Math" w:hAnsi="Cambria Math"/>
                <w:i/>
              </w:rPr>
            </m:ctrlPr>
          </m:sSubPr>
          <m:e>
            <m:r>
              <w:rPr>
                <w:rFonts w:ascii="Cambria Math" w:hAnsi="Cambria Math"/>
              </w:rPr>
              <m:t>f</m:t>
            </m:r>
          </m:e>
          <m:sub>
            <m:d>
              <m:dPr>
                <m:ctrlPr>
                  <w:rPr>
                    <w:rFonts w:ascii="Cambria Math" w:hAnsi="Cambria Math"/>
                    <w:i/>
                  </w:rPr>
                </m:ctrlPr>
              </m:dPr>
              <m:e>
                <m:r>
                  <w:rPr>
                    <w:rFonts w:ascii="Cambria Math" w:hAnsi="Cambria Math"/>
                  </w:rPr>
                  <m:t>w,b</m:t>
                </m:r>
              </m:e>
            </m:d>
          </m:sub>
        </m:sSub>
        <m:d>
          <m:dPr>
            <m:ctrlPr>
              <w:rPr>
                <w:rFonts w:ascii="Cambria Math" w:hAnsi="Cambria Math"/>
                <w:i/>
              </w:rPr>
            </m:ctrlPr>
          </m:dPr>
          <m:e>
            <m:r>
              <w:rPr>
                <w:rFonts w:ascii="Cambria Math" w:hAnsi="Cambria Math"/>
              </w:rPr>
              <m:t>x</m:t>
            </m:r>
          </m:e>
        </m:d>
        <m:r>
          <w:rPr>
            <w:rFonts w:ascii="Cambria Math" w:hAnsi="Cambria Math"/>
          </w:rPr>
          <m:t>=wx+b</m:t>
        </m:r>
      </m:oMath>
      <w:r w:rsidR="00FF754F">
        <w:rPr>
          <w:rFonts w:eastAsiaTheme="minorEastAsia"/>
        </w:rPr>
        <w:t>, where w: weight &amp; b: bias</w:t>
      </w:r>
    </w:p>
    <w:p w14:paraId="75ECBC00" w14:textId="155EF63B" w:rsidR="0062379D" w:rsidRDefault="0062379D" w:rsidP="0062379D">
      <w:pPr>
        <w:pStyle w:val="ListParagraph"/>
        <w:ind w:left="0"/>
        <w:jc w:val="center"/>
      </w:pPr>
      <w:r w:rsidRPr="0062379D">
        <w:drawing>
          <wp:inline distT="0" distB="0" distL="0" distR="0" wp14:anchorId="5F7020A0" wp14:editId="7C063653">
            <wp:extent cx="1951892" cy="1783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3426"/>
                    <a:stretch/>
                  </pic:blipFill>
                  <pic:spPr bwMode="auto">
                    <a:xfrm>
                      <a:off x="0" y="0"/>
                      <a:ext cx="1952062" cy="1783235"/>
                    </a:xfrm>
                    <a:prstGeom prst="rect">
                      <a:avLst/>
                    </a:prstGeom>
                    <a:ln>
                      <a:noFill/>
                    </a:ln>
                    <a:extLst>
                      <a:ext uri="{53640926-AAD7-44D8-BBD7-CCE9431645EC}">
                        <a14:shadowObscured xmlns:a14="http://schemas.microsoft.com/office/drawing/2010/main"/>
                      </a:ext>
                    </a:extLst>
                  </pic:spPr>
                </pic:pic>
              </a:graphicData>
            </a:graphic>
          </wp:inline>
        </w:drawing>
      </w:r>
    </w:p>
    <w:p w14:paraId="7718F472" w14:textId="2039A380" w:rsidR="0062379D" w:rsidRDefault="00CF139F" w:rsidP="0062379D">
      <w:pPr>
        <w:pStyle w:val="ListParagraph"/>
        <w:ind w:left="0"/>
      </w:pPr>
      <w:r>
        <w:t>Linear regression model with just one feature variable is known as a “LINEAR REGRESSION MODEL WITH ONE VARIABLE” or a “UNIVARIATE LINEAR REGRESSION MODEL”.</w:t>
      </w:r>
    </w:p>
    <w:p w14:paraId="5E42330D" w14:textId="77777777" w:rsidR="00FF754F" w:rsidRDefault="00FF754F" w:rsidP="0062379D">
      <w:pPr>
        <w:pStyle w:val="ListParagraph"/>
        <w:ind w:left="0"/>
      </w:pPr>
    </w:p>
    <w:p w14:paraId="3623323C" w14:textId="77777777" w:rsidR="0062379D" w:rsidRPr="00954B57" w:rsidRDefault="0062379D" w:rsidP="0062379D">
      <w:pPr>
        <w:pStyle w:val="ListParagraph"/>
        <w:ind w:left="0"/>
      </w:pPr>
    </w:p>
    <w:sectPr w:rsidR="0062379D" w:rsidRPr="00954B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9B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90971E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C7E6840"/>
    <w:multiLevelType w:val="hybridMultilevel"/>
    <w:tmpl w:val="62CA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3E33DF0"/>
    <w:multiLevelType w:val="hybridMultilevel"/>
    <w:tmpl w:val="E63E69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B7F2A7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451168125">
    <w:abstractNumId w:val="2"/>
  </w:num>
  <w:num w:numId="2" w16cid:durableId="417606440">
    <w:abstractNumId w:val="3"/>
  </w:num>
  <w:num w:numId="3" w16cid:durableId="452752492">
    <w:abstractNumId w:val="0"/>
  </w:num>
  <w:num w:numId="4" w16cid:durableId="2020737723">
    <w:abstractNumId w:val="4"/>
  </w:num>
  <w:num w:numId="5" w16cid:durableId="5361591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hul Sharma">
    <w15:presenceInfo w15:providerId="Windows Live" w15:userId="63d9653dcd4c22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271"/>
    <w:rsid w:val="00023F84"/>
    <w:rsid w:val="000A7791"/>
    <w:rsid w:val="001D0A3A"/>
    <w:rsid w:val="001D72C5"/>
    <w:rsid w:val="00326F67"/>
    <w:rsid w:val="003526DD"/>
    <w:rsid w:val="00393A98"/>
    <w:rsid w:val="003B3341"/>
    <w:rsid w:val="003C2A1C"/>
    <w:rsid w:val="003E1BE5"/>
    <w:rsid w:val="00423FFE"/>
    <w:rsid w:val="004477A8"/>
    <w:rsid w:val="00470A63"/>
    <w:rsid w:val="005A1AA3"/>
    <w:rsid w:val="005F3442"/>
    <w:rsid w:val="00614E22"/>
    <w:rsid w:val="0062379D"/>
    <w:rsid w:val="00805BCC"/>
    <w:rsid w:val="00814BC3"/>
    <w:rsid w:val="008238F2"/>
    <w:rsid w:val="008A259D"/>
    <w:rsid w:val="008E7D9A"/>
    <w:rsid w:val="00954B57"/>
    <w:rsid w:val="0099121E"/>
    <w:rsid w:val="009F6104"/>
    <w:rsid w:val="00AC7F08"/>
    <w:rsid w:val="00BE674E"/>
    <w:rsid w:val="00C803B2"/>
    <w:rsid w:val="00CB3271"/>
    <w:rsid w:val="00CF139F"/>
    <w:rsid w:val="00E133C7"/>
    <w:rsid w:val="00E2056A"/>
    <w:rsid w:val="00E52E20"/>
    <w:rsid w:val="00E75959"/>
    <w:rsid w:val="00EA7E34"/>
    <w:rsid w:val="00F40220"/>
    <w:rsid w:val="00F90DE6"/>
    <w:rsid w:val="00FE77F8"/>
    <w:rsid w:val="00FF75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7D92"/>
  <w15:chartTrackingRefBased/>
  <w15:docId w15:val="{CCB0958D-43E7-431D-8F2C-D0E00E8D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271"/>
    <w:pPr>
      <w:ind w:left="720"/>
      <w:contextualSpacing/>
    </w:pPr>
  </w:style>
  <w:style w:type="paragraph" w:styleId="Revision">
    <w:name w:val="Revision"/>
    <w:hidden/>
    <w:uiPriority w:val="99"/>
    <w:semiHidden/>
    <w:rsid w:val="00BE674E"/>
    <w:pPr>
      <w:spacing w:after="0" w:line="240" w:lineRule="auto"/>
    </w:pPr>
  </w:style>
  <w:style w:type="character" w:styleId="PlaceholderText">
    <w:name w:val="Placeholder Text"/>
    <w:basedOn w:val="DefaultParagraphFont"/>
    <w:uiPriority w:val="99"/>
    <w:semiHidden/>
    <w:rsid w:val="003B33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4</Pages>
  <Words>407</Words>
  <Characters>2324</Characters>
  <Application>Microsoft Office Word</Application>
  <DocSecurity>0</DocSecurity>
  <Lines>19</Lines>
  <Paragraphs>5</Paragraphs>
  <ScaleCrop>false</ScaleCrop>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42</cp:revision>
  <dcterms:created xsi:type="dcterms:W3CDTF">2022-10-15T04:54:00Z</dcterms:created>
  <dcterms:modified xsi:type="dcterms:W3CDTF">2022-10-15T07:34:00Z</dcterms:modified>
</cp:coreProperties>
</file>